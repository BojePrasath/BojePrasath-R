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spacing w:after="120" w:befor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color w:val="16191f"/>
          <w:sz w:val="32"/>
          <w:szCs w:val="32"/>
          <w:highlight w:val="white"/>
          <w:rtl w:val="0"/>
        </w:rPr>
        <w:t xml:space="preserve">Setup steps for SSH connections to AWS CodeCommit repositories on Window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420" w:hanging="42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Command Prompt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420" w:hanging="42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 the command 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ssh-keygen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color w:val="16191f"/>
          <w:sz w:val="28"/>
          <w:szCs w:val="28"/>
          <w:highlight w:val="white"/>
          <w:rtl w:val="0"/>
        </w:rPr>
        <w:t xml:space="preserve">and follow the directions to save the file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color w:val="16191f"/>
          <w:sz w:val="28"/>
          <w:szCs w:val="28"/>
          <w:highlight w:val="white"/>
          <w:rtl w:val="0"/>
        </w:rPr>
        <w:t xml:space="preserve">.ssh directory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color w:val="16191f"/>
          <w:sz w:val="28"/>
          <w:szCs w:val="28"/>
          <w:highlight w:val="white"/>
          <w:rtl w:val="0"/>
        </w:rPr>
        <w:t xml:space="preserve"> for your profile.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  <w:drawing>
          <wp:inline distB="114300" distT="114300" distL="114300" distR="114300">
            <wp:extent cx="5299710" cy="390652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42338" l="0" r="609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906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4"/>
          <w:szCs w:val="24"/>
          <w:shd w:fill="f9f9f9" w:val="clear"/>
          <w:rtl w:val="0"/>
        </w:rPr>
        <w:t xml:space="preserve">The Public and Private Key will generate in the .ssh Path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color w:val="16191f"/>
          <w:sz w:val="32"/>
          <w:szCs w:val="32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color w:val="16191f"/>
          <w:sz w:val="32"/>
          <w:szCs w:val="32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32"/>
          <w:szCs w:val="32"/>
          <w:highlight w:val="white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color w:val="16191f"/>
          <w:sz w:val="28"/>
          <w:szCs w:val="28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16191f"/>
          <w:sz w:val="28"/>
          <w:szCs w:val="28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Go to ssh key Path and Copy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Public key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16191f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shd w:fill="f9f9f9" w:val="clear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30"/>
          <w:szCs w:val="30"/>
          <w:shd w:fill="f9f9f9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30"/>
          <w:szCs w:val="30"/>
          <w:shd w:fill="f9f9f9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30"/>
          <w:szCs w:val="30"/>
          <w:highlight w:val="white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420" w:right="0" w:hanging="420"/>
        <w:jc w:val="left"/>
        <w:rPr>
          <w:b w:val="0"/>
          <w:i w:val="0"/>
          <w:smallCaps w:val="0"/>
          <w:strike w:val="0"/>
          <w:color w:val="16191f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6"/>
          <w:szCs w:val="26"/>
          <w:highlight w:val="white"/>
          <w:rtl w:val="0"/>
        </w:rPr>
        <w:t xml:space="preserve">And Select IAM USER from the IAM Console.Select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6"/>
          <w:szCs w:val="26"/>
          <w:highlight w:val="white"/>
          <w:rtl w:val="0"/>
        </w:rPr>
        <w:t xml:space="preserve">Security Credentials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6"/>
          <w:szCs w:val="26"/>
          <w:highlight w:val="white"/>
          <w:rtl w:val="0"/>
        </w:rPr>
        <w:t xml:space="preserve"> option on the user details page, and then 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6"/>
          <w:szCs w:val="26"/>
          <w:highlight w:val="white"/>
          <w:rtl w:val="0"/>
        </w:rPr>
        <w:t xml:space="preserve">Upload SSH public key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6"/>
          <w:szCs w:val="26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91f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91f"/>
          <w:sz w:val="26"/>
          <w:szCs w:val="26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420" w:right="0" w:hanging="42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91f"/>
          <w:sz w:val="26"/>
          <w:szCs w:val="26"/>
          <w:highlight w:val="white"/>
          <w:u w:val="none"/>
          <w:vertAlign w:val="baseline"/>
          <w:rtl w:val="0"/>
        </w:rPr>
        <w:t xml:space="preserve">Paste the contents of your SSH public key into the field, and then choose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6191f"/>
          <w:sz w:val="26"/>
          <w:szCs w:val="26"/>
          <w:highlight w:val="white"/>
          <w:u w:val="none"/>
          <w:vertAlign w:val="baseline"/>
          <w:rtl w:val="0"/>
        </w:rPr>
        <w:t xml:space="preserve">Upload SSH public key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91f"/>
          <w:sz w:val="26"/>
          <w:szCs w:val="26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16191f"/>
          <w:sz w:val="28"/>
          <w:szCs w:val="28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  <w:drawing>
          <wp:inline distB="114300" distT="114300" distL="114300" distR="114300">
            <wp:extent cx="5557838" cy="20097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color w:val="16191f"/>
          <w:sz w:val="32"/>
          <w:szCs w:val="32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32"/>
          <w:szCs w:val="32"/>
          <w:highlight w:val="white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16191f"/>
          <w:sz w:val="28"/>
          <w:szCs w:val="28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420" w:hanging="420"/>
        <w:rPr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After Paste it status will active and copy the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 SSH Key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16191f"/>
          <w:sz w:val="26"/>
          <w:szCs w:val="26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  <w:ins w:author="Boje Prasath" w:id="0" w:date="2023-04-24T08:43:47Z">
        <w:r w:rsidDel="00000000" w:rsidR="00000000" w:rsidRPr="00000000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189635</wp:posOffset>
              </wp:positionV>
              <wp:extent cx="5534025" cy="2397760"/>
              <wp:effectExtent b="0" l="0" r="0" t="0"/>
              <wp:wrapNone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34025" cy="23977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w:r>
      </w:ins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color w:val="16191f"/>
          <w:sz w:val="28"/>
          <w:szCs w:val="28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color w:val="16191f"/>
          <w:sz w:val="28"/>
          <w:szCs w:val="28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420" w:hanging="420"/>
        <w:rPr>
          <w:b w:val="1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SSH Key ID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 Paste in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Config file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and  identity file path give public and private key name.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  <w:drawing>
          <wp:inline distB="114300" distT="114300" distL="114300" distR="114300">
            <wp:extent cx="3798570" cy="1612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86655" l="0" r="729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color w:val="16191f"/>
          <w:sz w:val="28"/>
          <w:szCs w:val="28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32"/>
          <w:szCs w:val="32"/>
          <w:highlight w:val="white"/>
          <w:rtl w:val="0"/>
        </w:rPr>
        <w:t xml:space="preserve">STEP 4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 ;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color w:val="16191f"/>
          <w:sz w:val="28"/>
          <w:szCs w:val="28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420" w:hanging="420"/>
        <w:rPr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Run the command to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color w:val="16191f"/>
          <w:sz w:val="28"/>
          <w:szCs w:val="28"/>
          <w:highlight w:val="white"/>
          <w:rtl w:val="0"/>
        </w:rPr>
        <w:t xml:space="preserve">test your SSH configuration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ssh git-codecommit.us-east-2.amazonaws.com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 (It is ssh key link of codecommit)</w:t>
      </w:r>
      <w:r w:rsidDel="00000000" w:rsidR="00000000" w:rsidRPr="00000000">
        <w:rPr>
          <w:rtl w:val="0"/>
        </w:rPr>
      </w:r>
      <w:ins w:author="Boje Prasath" w:id="1" w:date="2023-04-24T08:43:53Z">
        <w:r w:rsidDel="00000000" w:rsidR="00000000" w:rsidRPr="00000000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542925</wp:posOffset>
              </wp:positionV>
              <wp:extent cx="5981700" cy="1485234"/>
              <wp:effectExtent b="0" l="0" r="0" t="0"/>
              <wp:wrapNone/>
              <wp:docPr id="7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0"/>
                      <a:srcRect b="6686" l="0" r="5061" t="8078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81700" cy="148523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w:r>
      </w:ins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16191f"/>
          <w:sz w:val="28"/>
          <w:szCs w:val="28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42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420" w:hanging="420"/>
        <w:rPr>
          <w:i w:val="0"/>
          <w:smallCaps w:val="0"/>
          <w:color w:val="16191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color w:val="16191f"/>
          <w:sz w:val="28"/>
          <w:szCs w:val="28"/>
          <w:highlight w:val="white"/>
          <w:rtl w:val="0"/>
        </w:rPr>
        <w:t xml:space="preserve">To troubleshoot problems, run the 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color w:val="16191f"/>
          <w:sz w:val="28"/>
          <w:szCs w:val="28"/>
          <w:rtl w:val="0"/>
        </w:rPr>
        <w:t xml:space="preserve">ssh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color w:val="16191f"/>
          <w:sz w:val="28"/>
          <w:szCs w:val="28"/>
          <w:highlight w:val="white"/>
          <w:rtl w:val="0"/>
        </w:rPr>
        <w:t xml:space="preserve"> command with the 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color w:val="16191f"/>
          <w:sz w:val="28"/>
          <w:szCs w:val="28"/>
          <w:rtl w:val="0"/>
        </w:rPr>
        <w:t xml:space="preserve">-v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color w:val="16191f"/>
          <w:sz w:val="28"/>
          <w:szCs w:val="28"/>
          <w:highlight w:val="white"/>
          <w:rtl w:val="0"/>
        </w:rPr>
        <w:t xml:space="preserve"> parameter</w:t>
      </w:r>
      <w:r w:rsidDel="00000000" w:rsidR="00000000" w:rsidRPr="00000000">
        <w:rPr>
          <w:rtl w:val="0"/>
        </w:rPr>
      </w:r>
      <w:ins w:author="Boje Prasath" w:id="2" w:date="2023-04-24T08:43:53Z">
        <w:r w:rsidDel="00000000" w:rsidR="00000000" w:rsidRPr="00000000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337440</wp:posOffset>
              </wp:positionV>
              <wp:extent cx="5981700" cy="2733675"/>
              <wp:effectExtent b="0" l="0" r="0" t="0"/>
              <wp:wrapNone/>
              <wp:docPr id="5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0"/>
                      <a:srcRect b="14144" l="128" r="8628" t="-5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81700" cy="27336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w:r>
      </w:ins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i w:val="0"/>
          <w:smallCaps w:val="0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i w:val="0"/>
          <w:smallCaps w:val="0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i w:val="0"/>
          <w:smallCaps w:val="0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i w:val="0"/>
          <w:smallCaps w:val="0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color w:val="16191f"/>
          <w:sz w:val="32"/>
          <w:szCs w:val="32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color w:val="16191f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32"/>
          <w:szCs w:val="32"/>
          <w:highlight w:val="white"/>
          <w:rtl w:val="0"/>
        </w:rPr>
        <w:t xml:space="preserve">STEP 5 :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color w:val="16191f"/>
          <w:sz w:val="32"/>
          <w:szCs w:val="32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0" w:right="0" w:hanging="42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91f"/>
          <w:sz w:val="28"/>
          <w:szCs w:val="28"/>
          <w:highlight w:val="white"/>
          <w:u w:val="none"/>
          <w:vertAlign w:val="baseline"/>
          <w:rtl w:val="0"/>
        </w:rPr>
        <w:t xml:space="preserve">Download the tortoise git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4b8eb4"/>
            <w:sz w:val="28"/>
            <w:szCs w:val="28"/>
            <w:highlight w:val="white"/>
            <w:u w:val="single"/>
            <w:vertAlign w:val="baseline"/>
            <w:rtl w:val="0"/>
          </w:rPr>
          <w:t xml:space="preserve">Download TortoiseGit 2.14.0.1 64-bit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8eb4"/>
          <w:sz w:val="28"/>
          <w:szCs w:val="28"/>
          <w:highlight w:val="white"/>
          <w:u w:val="none"/>
          <w:vertAlign w:val="baseline"/>
          <w:rtl w:val="0"/>
        </w:rPr>
        <w:t xml:space="preserve"> (21.6 MiB)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color w:val="16191f"/>
          <w:sz w:val="28"/>
          <w:szCs w:val="28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420" w:hanging="420"/>
        <w:rPr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In Installing Process Select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Open 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Times New Roman" w:cs="Times New Roman" w:eastAsia="Times New Roman" w:hAnsi="Times New Roman"/>
          <w:b w:val="0"/>
          <w:i w:val="0"/>
          <w:smallCaps w:val="0"/>
          <w:color w:val="16191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  <w:drawing>
          <wp:inline distB="114300" distT="114300" distL="114300" distR="114300">
            <wp:extent cx="5233988" cy="26955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24513" l="31927" r="32560" t="21795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Times New Roman" w:cs="Times New Roman" w:eastAsia="Times New Roman" w:hAnsi="Times New Roman"/>
          <w:b w:val="0"/>
          <w:i w:val="0"/>
          <w:smallCaps w:val="0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jc w:val="both"/>
        <w:rPr>
          <w:rFonts w:ascii="Times New Roman" w:cs="Times New Roman" w:eastAsia="Times New Roman" w:hAnsi="Times New Roman"/>
          <w:b w:val="0"/>
          <w:i w:val="0"/>
          <w:smallCaps w:val="0"/>
          <w:color w:val="16191f"/>
          <w:sz w:val="28"/>
          <w:szCs w:val="28"/>
          <w:highlight w:val="whit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240" w:lineRule="auto"/>
        <w:ind w:left="420" w:hanging="420"/>
        <w:jc w:val="both"/>
        <w:rPr>
          <w:b w:val="0"/>
          <w:i w:val="0"/>
          <w:smallCaps w:val="0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16191f"/>
          <w:sz w:val="28"/>
          <w:szCs w:val="28"/>
          <w:highlight w:val="white"/>
          <w:rtl w:val="0"/>
        </w:rPr>
        <w:t xml:space="preserve">Connect to the CodeCommit console and clone the repository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color w:val="16191f"/>
          <w:sz w:val="28"/>
          <w:szCs w:val="28"/>
          <w:highlight w:val="white"/>
          <w:rtl w:val="0"/>
        </w:rPr>
        <w:t xml:space="preserve">Copy the SSH clone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16191f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16191f"/>
          <w:sz w:val="28"/>
          <w:szCs w:val="28"/>
          <w:highlight w:val="white"/>
          <w:rtl w:val="0"/>
        </w:rPr>
        <w:t xml:space="preserve">aste in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color w:val="16191f"/>
          <w:sz w:val="28"/>
          <w:szCs w:val="28"/>
          <w:highlight w:val="white"/>
          <w:rtl w:val="0"/>
        </w:rPr>
        <w:t xml:space="preserve">ortoiseGit</w:t>
      </w:r>
    </w:p>
    <w:p w:rsidR="00000000" w:rsidDel="00000000" w:rsidP="00000000" w:rsidRDefault="00000000" w:rsidRPr="00000000" w14:paraId="00000051">
      <w:pPr>
        <w:spacing w:line="240" w:lineRule="auto"/>
        <w:jc w:val="both"/>
        <w:rPr>
          <w:rFonts w:ascii="Times New Roman" w:cs="Times New Roman" w:eastAsia="Times New Roman" w:hAnsi="Times New Roman"/>
          <w:b w:val="0"/>
          <w:i w:val="0"/>
          <w:smallCaps w:val="0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  <w:drawing>
          <wp:inline distB="114300" distT="114300" distL="114300" distR="114300">
            <wp:extent cx="5267325" cy="274246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24638" l="31795" r="31026" t="214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2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270" w:hanging="180"/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cs="Noto Sans Symbols" w:eastAsia="Noto Sans Symbols" w:hAnsi="Noto Sans Symbols"/>
        <w:sz w:val="22"/>
        <w:szCs w:val="22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wnload.tortoisegit.org/tgit/2.14.0.0/TortoiseGit-2.14.0.1-64bit.msi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