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257" w:lineRule="atLeast"/>
        <w:ind w:left="0" w:right="0" w:firstLine="0"/>
        <w:jc w:val="center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rtl w:val="0"/>
          <w:lang w:val="en-US"/>
        </w:rPr>
      </w:pPr>
      <w:r>
        <w:rPr>
          <w:rFonts w:hint="default" w:ascii="Times New Roman" w:hAnsi="Times New Roman" w:eastAsia="Amazon Ember" w:cs="Times New Roman"/>
          <w:b/>
          <w:bCs/>
          <w:i w:val="0"/>
          <w:iCs w:val="0"/>
          <w:caps w:val="0"/>
          <w:color w:val="16191F"/>
          <w:spacing w:val="0"/>
          <w:sz w:val="32"/>
          <w:szCs w:val="32"/>
          <w:bdr w:val="none" w:color="auto" w:sz="0" w:space="0"/>
          <w:shd w:val="clear" w:fill="FFFFFF"/>
        </w:rPr>
        <w:t>Setup steps for SSH connections to AWS CodeCommit repositories on Windo</w:t>
      </w:r>
      <w:r>
        <w:rPr>
          <w:rFonts w:hint="default" w:ascii="Times New Roman" w:hAnsi="Times New Roman" w:eastAsia="Amazon Ember" w:cs="Times New Roman"/>
          <w:b/>
          <w:bCs/>
          <w:i w:val="0"/>
          <w:iCs w:val="0"/>
          <w:caps w:val="0"/>
          <w:color w:val="16191F"/>
          <w:spacing w:val="0"/>
          <w:sz w:val="32"/>
          <w:szCs w:val="32"/>
          <w:bdr w:val="none" w:color="auto" w:sz="0" w:space="0"/>
          <w:shd w:val="clear" w:fill="FFFFFF"/>
          <w:lang w:val="en-US"/>
        </w:rPr>
        <w:t>w</w:t>
      </w:r>
    </w:p>
    <w:p>
      <w:pPr>
        <w:rPr>
          <w:rtl w:val="0"/>
        </w:rPr>
      </w:pPr>
    </w:p>
    <w:p>
      <w:pPr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rtl w:val="0"/>
          <w:lang w:val="en-US"/>
        </w:rPr>
        <w:t>STEP 1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:</w:t>
      </w:r>
    </w:p>
    <w:p>
      <w:pPr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Open Command Promp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t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Type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the command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:</w:t>
      </w:r>
      <w: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  <w:t>shh-keygen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 xml:space="preserve">and follow the directions to save the file to the </w:t>
      </w:r>
      <w:r>
        <w:rPr>
          <w:rFonts w:hint="default" w:ascii="Times New Roman" w:hAnsi="Times New Roman" w:eastAsia="Amazon Ember" w:cs="Times New Roman"/>
          <w:b/>
          <w:bCs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.ssh directory</w:t>
      </w: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 xml:space="preserve"> for your profile.</w:t>
      </w: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  <w: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  <w:drawing>
          <wp:inline distT="114300" distB="114300" distL="114300" distR="114300">
            <wp:extent cx="5299710" cy="3906520"/>
            <wp:effectExtent l="0" t="0" r="3810" b="1016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6"/>
                    <a:srcRect r="60933" b="42338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Courier New" w:cs="Times New Roman"/>
          <w:color w:val="16191F"/>
          <w:sz w:val="24"/>
          <w:szCs w:val="24"/>
          <w:shd w:val="clear" w:fill="F9F9F9"/>
          <w:lang w:val="en-US"/>
        </w:rPr>
      </w:pPr>
      <w:r>
        <w:rPr>
          <w:rFonts w:hint="default" w:ascii="Times New Roman" w:hAnsi="Times New Roman" w:eastAsia="Courier New" w:cs="Times New Roman"/>
          <w:color w:val="16191F"/>
          <w:sz w:val="24"/>
          <w:szCs w:val="24"/>
          <w:shd w:val="clear" w:fill="F9F9F9"/>
          <w:rtl w:val="0"/>
          <w:lang w:val="en-US"/>
        </w:rPr>
        <w:t xml:space="preserve">The Public and Private </w:t>
      </w:r>
      <w:r>
        <w:rPr>
          <w:rFonts w:hint="default" w:ascii="Times New Roman" w:hAnsi="Times New Roman" w:eastAsia="Courier New" w:cs="Times New Roman"/>
          <w:color w:val="16191F"/>
          <w:sz w:val="24"/>
          <w:szCs w:val="24"/>
          <w:shd w:val="clear" w:fill="F9F9F9"/>
          <w:rtl w:val="0"/>
        </w:rPr>
        <w:t xml:space="preserve">Key </w:t>
      </w:r>
      <w:r>
        <w:rPr>
          <w:rFonts w:hint="default" w:ascii="Times New Roman" w:hAnsi="Times New Roman" w:eastAsia="Courier New" w:cs="Times New Roman"/>
          <w:color w:val="16191F"/>
          <w:sz w:val="24"/>
          <w:szCs w:val="24"/>
          <w:shd w:val="clear" w:fill="F9F9F9"/>
          <w:rtl w:val="0"/>
          <w:lang w:val="en-US"/>
        </w:rPr>
        <w:t>w</w:t>
      </w:r>
      <w:r>
        <w:rPr>
          <w:rFonts w:hint="default" w:ascii="Times New Roman" w:hAnsi="Times New Roman" w:eastAsia="Courier New" w:cs="Times New Roman"/>
          <w:color w:val="16191F"/>
          <w:sz w:val="24"/>
          <w:szCs w:val="24"/>
          <w:shd w:val="clear" w:fill="F9F9F9"/>
          <w:rtl w:val="0"/>
        </w:rPr>
        <w:t xml:space="preserve">ill </w:t>
      </w:r>
      <w:r>
        <w:rPr>
          <w:rFonts w:hint="default" w:ascii="Times New Roman" w:hAnsi="Times New Roman" w:eastAsia="Courier New" w:cs="Times New Roman"/>
          <w:color w:val="16191F"/>
          <w:sz w:val="24"/>
          <w:szCs w:val="24"/>
          <w:shd w:val="clear" w:fill="F9F9F9"/>
          <w:rtl w:val="0"/>
          <w:lang w:val="en-US"/>
        </w:rPr>
        <w:t xml:space="preserve">generate </w:t>
      </w: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hint="default" w:ascii="Times New Roman" w:hAnsi="Times New Roman" w:eastAsia="Courier New" w:cs="Times New Roman"/>
          <w:b/>
          <w:bCs/>
          <w:color w:val="16191F"/>
          <w:sz w:val="32"/>
          <w:szCs w:val="32"/>
          <w:shd w:val="clear" w:fill="F9F9F9"/>
          <w:rtl w:val="0"/>
          <w:lang w:val="en-US"/>
        </w:rPr>
      </w:pPr>
    </w:p>
    <w:p>
      <w:pPr>
        <w:rPr>
          <w:rFonts w:hint="default" w:ascii="Times New Roman" w:hAnsi="Times New Roman" w:eastAsia="Courier New" w:cs="Times New Roman"/>
          <w:b/>
          <w:bCs/>
          <w:color w:val="16191F"/>
          <w:sz w:val="32"/>
          <w:szCs w:val="32"/>
          <w:shd w:val="clear" w:fill="F9F9F9"/>
          <w:rtl w:val="0"/>
          <w:lang w:val="en-US"/>
        </w:rPr>
      </w:pP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</w:pPr>
      <w:r>
        <w:rPr>
          <w:rFonts w:hint="default" w:ascii="Times New Roman" w:hAnsi="Times New Roman" w:eastAsia="Courier New" w:cs="Times New Roman"/>
          <w:b/>
          <w:bCs/>
          <w:color w:val="16191F"/>
          <w:sz w:val="32"/>
          <w:szCs w:val="32"/>
          <w:shd w:val="clear" w:fill="F9F9F9"/>
          <w:rtl w:val="0"/>
          <w:lang w:val="en-US"/>
        </w:rPr>
        <w:t>STEP 2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: </w:t>
      </w: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</w:pPr>
      <w:bookmarkStart w:id="0" w:name="_GoBack"/>
      <w:bookmarkEnd w:id="0"/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</w:pP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</w:pP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>Go to ssh key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 Path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 xml:space="preserve"> and Copy the 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>P</w:t>
      </w:r>
      <w:r>
        <w:rPr>
          <w:rFonts w:hint="default" w:ascii="Times New Roman" w:hAnsi="Times New Roman" w:eastAsia="Courier New" w:cs="Times New Roman"/>
          <w:b/>
          <w:bCs/>
          <w:color w:val="16191F"/>
          <w:sz w:val="28"/>
          <w:szCs w:val="28"/>
          <w:shd w:val="clear" w:fill="F9F9F9"/>
          <w:rtl w:val="0"/>
        </w:rPr>
        <w:t xml:space="preserve">ublic key </w:t>
      </w:r>
      <w:r>
        <w:rPr>
          <w:rFonts w:hint="default" w:ascii="Times New Roman" w:hAnsi="Times New Roman" w:eastAsia="Courier New" w:cs="Times New Roman"/>
          <w:b/>
          <w:bCs/>
          <w:color w:val="16191F"/>
          <w:sz w:val="28"/>
          <w:szCs w:val="28"/>
          <w:shd w:val="clear" w:fill="F9F9F9"/>
          <w:rtl w:val="0"/>
          <w:lang w:val="en-US"/>
        </w:rPr>
        <w:t xml:space="preserve">     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    </w:t>
      </w: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</w:pPr>
    </w:p>
    <w:p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20" w:leftChars="0" w:right="0" w:hanging="420" w:firstLineChars="0"/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  <w:lang w:val="en-US"/>
        </w:rPr>
        <w:t>And Go to IAM Console and Select IAM USER.</w:t>
      </w: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  <w:t>On the user details page, choose the </w:t>
      </w:r>
      <w:r>
        <w:rPr>
          <w:rFonts w:hint="default" w:ascii="Times New Roman" w:hAnsi="Times New Roman" w:eastAsia="Amazon Ember" w:cs="Times New Roman"/>
          <w:b/>
          <w:bCs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  <w:t>Security Credentials</w:t>
      </w: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  <w:t> tab, and then choose </w:t>
      </w:r>
      <w:r>
        <w:rPr>
          <w:rFonts w:hint="default" w:ascii="Times New Roman" w:hAnsi="Times New Roman" w:eastAsia="Amazon Ember" w:cs="Times New Roman"/>
          <w:b/>
          <w:bCs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  <w:t>Upload SSH public key</w:t>
      </w: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  <w:t>.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/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</w:pPr>
    </w:p>
    <w:p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20" w:leftChars="0" w:right="0" w:hanging="420" w:firstLineChars="0"/>
        <w:rPr>
          <w:sz w:val="28"/>
          <w:szCs w:val="28"/>
        </w:rPr>
      </w:pP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  <w:t>Paste the contents of your SSH public key into the field, and then choose </w:t>
      </w:r>
      <w:r>
        <w:rPr>
          <w:rFonts w:hint="default" w:ascii="Times New Roman" w:hAnsi="Times New Roman" w:eastAsia="Amazon Ember" w:cs="Times New Roman"/>
          <w:b/>
          <w:bCs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  <w:t>Upload SSH public key</w:t>
      </w: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  <w:t>.</w:t>
      </w: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  <w: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  <w:drawing>
          <wp:inline distT="114300" distB="114300" distL="114300" distR="114300">
            <wp:extent cx="4732020" cy="2013585"/>
            <wp:effectExtent l="0" t="0" r="7620" b="13335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hint="default" w:ascii="Times New Roman" w:hAnsi="Times New Roman" w:eastAsia="Courier New" w:cs="Times New Roman"/>
          <w:b/>
          <w:bCs/>
          <w:color w:val="16191F"/>
          <w:sz w:val="32"/>
          <w:szCs w:val="32"/>
          <w:shd w:val="clear" w:fill="F9F9F9"/>
          <w:rtl w:val="0"/>
          <w:lang w:val="en-US"/>
        </w:rPr>
      </w:pP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</w:pPr>
      <w:r>
        <w:rPr>
          <w:rFonts w:hint="default" w:ascii="Times New Roman" w:hAnsi="Times New Roman" w:eastAsia="Courier New" w:cs="Times New Roman"/>
          <w:b/>
          <w:bCs/>
          <w:color w:val="16191F"/>
          <w:sz w:val="32"/>
          <w:szCs w:val="32"/>
          <w:shd w:val="clear" w:fill="F9F9F9"/>
          <w:rtl w:val="0"/>
          <w:lang w:val="en-US"/>
        </w:rPr>
        <w:t>STEP 3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>:</w:t>
      </w: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</w:rPr>
      </w:pP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 xml:space="preserve">After 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>P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>as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te 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>it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 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>status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 will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 xml:space="preserve"> active and copy the</w:t>
      </w:r>
      <w:r>
        <w:rPr>
          <w:rFonts w:hint="default" w:ascii="Times New Roman" w:hAnsi="Times New Roman" w:eastAsia="Courier New" w:cs="Times New Roman"/>
          <w:b/>
          <w:bCs/>
          <w:color w:val="16191F"/>
          <w:sz w:val="28"/>
          <w:szCs w:val="28"/>
          <w:shd w:val="clear" w:fill="F9F9F9"/>
          <w:rtl w:val="0"/>
        </w:rPr>
        <w:t xml:space="preserve"> SSH Key ID</w:t>
      </w: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  <w:ins w:id="0" w:author="Boje Prasath" w:date="2023-04-24T08:43:47Z">
        <w:r>
          <w:rPr/>
          <w:drawing>
            <wp:anchor distT="114300" distB="114300" distL="114300" distR="114300" simplePos="0" relativeHeight="251659264" behindDoc="0" locked="0" layoutInCell="1" allowOverlap="1">
              <wp:simplePos x="0" y="0"/>
              <wp:positionH relativeFrom="column">
                <wp:posOffset>-102235</wp:posOffset>
              </wp:positionH>
              <wp:positionV relativeFrom="paragraph">
                <wp:posOffset>155575</wp:posOffset>
              </wp:positionV>
              <wp:extent cx="5534025" cy="2397760"/>
              <wp:effectExtent l="0" t="0" r="13335" b="10160"/>
              <wp:wrapNone/>
              <wp:docPr id="3" name="image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4.pn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4025" cy="23977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</w:pP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</w:pP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eastAsia="Courier New" w:cs="Times New Roman"/>
          <w:b/>
          <w:bCs/>
          <w:color w:val="16191F"/>
          <w:sz w:val="28"/>
          <w:szCs w:val="28"/>
          <w:shd w:val="clear" w:fill="F9F9F9"/>
          <w:lang w:val="en-US"/>
        </w:rPr>
      </w:pP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 xml:space="preserve">And 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SSH Key ID 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>past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>e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 xml:space="preserve"> i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n </w:t>
      </w:r>
      <w:r>
        <w:rPr>
          <w:rFonts w:hint="default" w:ascii="Times New Roman" w:hAnsi="Times New Roman" w:eastAsia="Courier New" w:cs="Times New Roman"/>
          <w:b/>
          <w:bCs/>
          <w:color w:val="16191F"/>
          <w:sz w:val="28"/>
          <w:szCs w:val="28"/>
          <w:shd w:val="clear" w:fill="F9F9F9"/>
          <w:rtl w:val="0"/>
          <w:lang w:val="en-US"/>
        </w:rPr>
        <w:t>C</w:t>
      </w:r>
      <w:r>
        <w:rPr>
          <w:rFonts w:hint="default" w:ascii="Times New Roman" w:hAnsi="Times New Roman" w:eastAsia="Courier New" w:cs="Times New Roman"/>
          <w:b/>
          <w:bCs/>
          <w:color w:val="16191F"/>
          <w:sz w:val="28"/>
          <w:szCs w:val="28"/>
          <w:shd w:val="clear" w:fill="F9F9F9"/>
          <w:rtl w:val="0"/>
        </w:rPr>
        <w:t>onfig file</w:t>
      </w:r>
      <w:r>
        <w:rPr>
          <w:rFonts w:hint="default" w:ascii="Times New Roman" w:hAnsi="Times New Roman" w:eastAsia="Courier New" w:cs="Times New Roman"/>
          <w:b/>
          <w:bCs/>
          <w:color w:val="16191F"/>
          <w:sz w:val="28"/>
          <w:szCs w:val="28"/>
          <w:shd w:val="clear" w:fill="F9F9F9"/>
          <w:rtl w:val="0"/>
          <w:lang w:val="en-US"/>
        </w:rPr>
        <w:t xml:space="preserve"> </w:t>
      </w: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  <w: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  <w:drawing>
          <wp:inline distT="114300" distB="114300" distL="114300" distR="114300">
            <wp:extent cx="3798570" cy="1612900"/>
            <wp:effectExtent l="0" t="0" r="11430" b="254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 preferRelativeResize="0"/>
                  </pic:nvPicPr>
                  <pic:blipFill>
                    <a:blip r:embed="rId9"/>
                    <a:srcRect r="72904" b="86655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</w:rPr>
      </w:pP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</w:pPr>
      <w:r>
        <w:rPr>
          <w:rFonts w:hint="default" w:ascii="Times New Roman" w:hAnsi="Times New Roman" w:eastAsia="Courier New" w:cs="Times New Roman"/>
          <w:b/>
          <w:bCs/>
          <w:color w:val="16191F"/>
          <w:sz w:val="32"/>
          <w:szCs w:val="32"/>
          <w:shd w:val="clear" w:fill="F9F9F9"/>
          <w:rtl w:val="0"/>
          <w:lang w:val="en-US"/>
        </w:rPr>
        <w:t>STEP 4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 ;</w:t>
      </w: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lang w:val="en-US"/>
        </w:rPr>
      </w:pP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>Run the command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 to </w:t>
      </w: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test your SSH configuration</w:t>
      </w: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>:</w:t>
      </w:r>
      <w:r>
        <w:rPr>
          <w:rFonts w:hint="default" w:ascii="Times New Roman" w:hAnsi="Times New Roman" w:eastAsia="Courier New" w:cs="Times New Roman"/>
          <w:b/>
          <w:bCs/>
          <w:color w:val="16191F"/>
          <w:sz w:val="28"/>
          <w:szCs w:val="28"/>
          <w:shd w:val="clear" w:fill="F9F9F9"/>
          <w:rtl w:val="0"/>
        </w:rPr>
        <w:t>ssh git-codecommit.us-east-2.amazonaws.c</w:t>
      </w:r>
      <w:r>
        <w:rPr>
          <w:rFonts w:hint="default" w:ascii="Times New Roman" w:hAnsi="Times New Roman" w:eastAsia="Courier New" w:cs="Times New Roman"/>
          <w:b/>
          <w:bCs/>
          <w:color w:val="16191F"/>
          <w:sz w:val="28"/>
          <w:szCs w:val="28"/>
          <w:shd w:val="clear" w:fill="F9F9F9"/>
          <w:rtl w:val="0"/>
          <w:lang w:val="en-US"/>
        </w:rPr>
        <w:t>om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 (It is ssh key link of codecommit)</w:t>
      </w: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  <w:ins w:id="2" w:author="Boje Prasath" w:date="2023-04-24T08:43:53Z">
        <w:r>
          <w:rPr/>
          <w:drawing>
            <wp:anchor distT="114300" distB="114300" distL="114300" distR="114300" simplePos="0" relativeHeight="251659264" behindDoc="0" locked="0" layoutInCell="1" allowOverlap="1">
              <wp:simplePos x="0" y="0"/>
              <wp:positionH relativeFrom="column">
                <wp:posOffset>49530</wp:posOffset>
              </wp:positionH>
              <wp:positionV relativeFrom="paragraph">
                <wp:posOffset>10795</wp:posOffset>
              </wp:positionV>
              <wp:extent cx="5943600" cy="3340100"/>
              <wp:effectExtent l="0" t="0" r="0" b="0"/>
              <wp:wrapNone/>
              <wp:docPr id="1" name="image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3.png"/>
                      <pic:cNvPicPr preferRelativeResize="0"/>
                    </pic:nvPicPr>
                    <pic:blipFill>
                      <a:blip r:embed="rId1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sz w:val="24"/>
          <w:szCs w:val="24"/>
          <w:shd w:val="clear" w:fill="F9F9F9"/>
        </w:rPr>
      </w:pPr>
      <w:ins w:id="4" w:author="Boje Prasath" w:date="2023-04-24T08:43:55Z">
        <w:r>
          <w:rPr>
            <w:rFonts w:ascii="Courier New" w:hAnsi="Courier New" w:eastAsia="Courier New" w:cs="Courier New"/>
            <w:sz w:val="24"/>
            <w:szCs w:val="24"/>
            <w:shd w:val="clear" w:fill="F9F9F9"/>
            <w:rtl w:val="0"/>
            <w:rPrChange w:id="5" w:author="Boje Prasath" w:date="2023-04-24T08:44:20Z">
              <w:rPr>
                <w:rFonts w:ascii="Courier New" w:hAnsi="Courier New" w:eastAsia="Courier New" w:cs="Courier New"/>
                <w:sz w:val="24"/>
                <w:szCs w:val="24"/>
                <w:shd w:val="clear" w:fill="F9F9F9"/>
              </w:rPr>
            </w:rPrChange>
          </w:rPr>
          <w:t xml:space="preserve">Download the Tortoise Git </w:t>
        </w:r>
      </w:ins>
      <w:ins w:id="6" w:author="Boje Prasath" w:date="2023-04-24T08:43:55Z">
        <w:r>
          <w:rPr/>
          <w:fldChar w:fldCharType="begin"/>
        </w:r>
      </w:ins>
      <w:ins w:id="7" w:author="Boje Prasath" w:date="2023-04-24T08:43:55Z">
        <w:r>
          <w:rPr/>
          <w:instrText xml:space="preserve">HYPERLINK "https://download.tortoisegit.org/tgit/2.14.0.0/TortoiseGit-2.14.0.1-64bit.msi"</w:instrText>
        </w:r>
      </w:ins>
      <w:ins w:id="8" w:author="Boje Prasath" w:date="2023-04-24T08:43:55Z">
        <w:r>
          <w:rPr/>
          <w:fldChar w:fldCharType="separate"/>
        </w:r>
      </w:ins>
      <w:ins w:id="9" w:author="Boje Prasath" w:date="2023-04-24T08:43:55Z">
        <w:r>
          <w:rPr>
            <w:rFonts w:ascii="Courier New" w:hAnsi="Courier New" w:eastAsia="Courier New" w:cs="Courier New"/>
            <w:sz w:val="24"/>
            <w:szCs w:val="24"/>
            <w:shd w:val="clear" w:fill="F9F9F9"/>
            <w:rtl w:val="0"/>
            <w:rPrChange w:id="10" w:author="Boje Prasath" w:date="2023-04-24T08:44:20Z">
              <w:rPr>
                <w:rFonts w:ascii="Courier New" w:hAnsi="Courier New" w:eastAsia="Courier New" w:cs="Courier New"/>
                <w:sz w:val="24"/>
                <w:szCs w:val="24"/>
                <w:shd w:val="clear" w:fill="F9F9F9"/>
              </w:rPr>
            </w:rPrChange>
          </w:rPr>
          <w:t>Download TortoiseGit 2.14.0.1 64-bit</w:t>
        </w:r>
      </w:ins>
      <w:ins w:id="11" w:author="Boje Prasath" w:date="2023-04-24T08:43:55Z">
        <w:r>
          <w:rPr/>
          <w:fldChar w:fldCharType="end"/>
        </w:r>
      </w:ins>
      <w:ins w:id="12" w:author="Boje Prasath" w:date="2023-04-24T08:43:55Z">
        <w:r>
          <w:rPr>
            <w:rFonts w:ascii="Courier New" w:hAnsi="Courier New" w:eastAsia="Courier New" w:cs="Courier New"/>
            <w:sz w:val="24"/>
            <w:szCs w:val="24"/>
            <w:shd w:val="clear" w:fill="F9F9F9"/>
            <w:rtl w:val="0"/>
            <w:rPrChange w:id="13" w:author="Boje Prasath" w:date="2023-04-24T08:44:20Z">
              <w:rPr>
                <w:rFonts w:ascii="Courier New" w:hAnsi="Courier New" w:eastAsia="Courier New" w:cs="Courier New"/>
                <w:sz w:val="24"/>
                <w:szCs w:val="24"/>
                <w:shd w:val="clear" w:fill="F9F9F9"/>
              </w:rPr>
            </w:rPrChange>
          </w:rPr>
          <w:t xml:space="preserve"> (21.6 MiB)</w:t>
        </w:r>
      </w:ins>
    </w:p>
    <w:p>
      <w:pPr>
        <w:rPr>
          <w:rFonts w:ascii="Courier New" w:hAnsi="Courier New" w:eastAsia="Courier New" w:cs="Courier New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8"/>
          <w:szCs w:val="28"/>
          <w:shd w:val="clear" w:fill="F9F9F9"/>
        </w:rPr>
      </w:pPr>
    </w:p>
    <w:p>
      <w:pP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</w:pPr>
    </w:p>
    <w:p>
      <w:pP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</w:pPr>
    </w:p>
    <w:p>
      <w:pP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shd w:val="clear" w:fill="FFFFFF"/>
          <w:lang w:val="en-US"/>
        </w:rPr>
        <w:t>You have Successfully authenticated over SSH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To troubleshoot problems, run the </w:t>
      </w: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</w:rPr>
        <w:t>ssh</w:t>
      </w: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 command with the </w:t>
      </w: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</w:rPr>
        <w:t>-v</w:t>
      </w:r>
      <w: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 parameter</w:t>
      </w:r>
    </w:p>
    <w:p>
      <w:pP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4"/>
          <w:szCs w:val="24"/>
          <w:shd w:val="clear" w:fill="FFFFFF"/>
        </w:rPr>
      </w:pPr>
      <w:ins w:id="14" w:author="Boje Prasath" w:date="2023-04-24T08:43:53Z">
        <w:r>
          <w:rPr/>
          <w:drawing>
            <wp:anchor distT="114300" distB="114300" distL="114300" distR="114300" simplePos="0" relativeHeight="251659264" behindDoc="0" locked="0" layoutInCell="1" allowOverlap="1">
              <wp:simplePos x="0" y="0"/>
              <wp:positionH relativeFrom="column">
                <wp:posOffset>-95250</wp:posOffset>
              </wp:positionH>
              <wp:positionV relativeFrom="paragraph">
                <wp:posOffset>88265</wp:posOffset>
              </wp:positionV>
              <wp:extent cx="5264785" cy="2817495"/>
              <wp:effectExtent l="0" t="0" r="8255" b="1905"/>
              <wp:wrapNone/>
              <wp:docPr id="12" name="image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image3.png"/>
                      <pic:cNvPicPr preferRelativeResize="0"/>
                    </pic:nvPicPr>
                    <pic:blipFill>
                      <a:blip r:embed="rId10"/>
                      <a:srcRect l="128" t="-551" r="8628" b="141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4785" cy="2817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>
      <w:pP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Amazon Ember" w:cs="Times New Roman"/>
          <w:i w:val="0"/>
          <w:iCs w:val="0"/>
          <w:caps w:val="0"/>
          <w:color w:val="16191F"/>
          <w:spacing w:val="0"/>
          <w:sz w:val="24"/>
          <w:szCs w:val="24"/>
          <w:shd w:val="clear" w:fill="FFFFFF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  <w:rtl w:val="0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  <w:rtl w:val="0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  <w:rtl w:val="0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  <w:rtl w:val="0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  <w:rtl w:val="0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  <w:rtl w:val="0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  <w:rtl w:val="0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  <w:rtl w:val="0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  <w:rtl w:val="0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  <w:rtl w:val="0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  <w:rtl w:val="0"/>
        </w:rPr>
      </w:pP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</w:pPr>
    </w:p>
    <w:p>
      <w:pPr>
        <w:rPr>
          <w:rFonts w:hint="default" w:ascii="Times New Roman" w:hAnsi="Times New Roman" w:eastAsia="Courier New" w:cs="Times New Roman"/>
          <w:b/>
          <w:bCs/>
          <w:color w:val="16191F"/>
          <w:sz w:val="32"/>
          <w:szCs w:val="32"/>
          <w:shd w:val="clear" w:fill="F9F9F9"/>
          <w:rtl w:val="0"/>
          <w:lang w:val="en-US"/>
        </w:rPr>
      </w:pPr>
      <w:r>
        <w:rPr>
          <w:rFonts w:hint="default" w:ascii="Times New Roman" w:hAnsi="Times New Roman" w:eastAsia="Courier New" w:cs="Times New Roman"/>
          <w:b/>
          <w:bCs/>
          <w:color w:val="16191F"/>
          <w:sz w:val="32"/>
          <w:szCs w:val="32"/>
          <w:shd w:val="clear" w:fill="F9F9F9"/>
          <w:rtl w:val="0"/>
          <w:lang w:val="en-US"/>
        </w:rPr>
        <w:t>STEP 5 :</w:t>
      </w:r>
    </w:p>
    <w:p>
      <w:pPr>
        <w:rPr>
          <w:rFonts w:hint="default" w:ascii="Times New Roman" w:hAnsi="Times New Roman" w:eastAsia="Courier New" w:cs="Times New Roman"/>
          <w:b/>
          <w:bCs/>
          <w:color w:val="16191F"/>
          <w:sz w:val="32"/>
          <w:szCs w:val="32"/>
          <w:shd w:val="clear" w:fill="F9F9F9"/>
          <w:rtl w:val="0"/>
          <w:lang w:val="en-US"/>
        </w:rPr>
      </w:pPr>
    </w:p>
    <w:p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 w:line="17" w:lineRule="atLeast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 xml:space="preserve">Download the tortoise git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</w:rPr>
        <w:instrText xml:space="preserve"> HYPERLINK "https://download.tortoisegit.org/tgit/2.14.0.0/TortoiseGit-2.14.0.1-64bit.msi"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</w:rPr>
        <w:fldChar w:fldCharType="separate"/>
      </w:r>
      <w:r>
        <w:rPr>
          <w:rStyle w:val="11"/>
          <w:rFonts w:hint="default" w:ascii="Times New Roman" w:hAnsi="Times New Roman" w:cs="Times New Roman"/>
          <w:i w:val="0"/>
          <w:iCs w:val="0"/>
          <w:color w:val="4B8EB4"/>
          <w:sz w:val="28"/>
          <w:szCs w:val="28"/>
          <w:u w:val="single"/>
          <w:shd w:val="clear" w:fill="F6F6F6"/>
          <w:vertAlign w:val="baseline"/>
        </w:rPr>
        <w:t>Download TortoiseGit 2.14.0.1 64-bit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</w:rPr>
        <w:fldChar w:fldCharType="end"/>
      </w:r>
      <w:r>
        <w:rPr>
          <w:rFonts w:hint="default" w:ascii="Times New Roman" w:hAnsi="Times New Roman" w:cs="Times New Roman"/>
          <w:i w:val="0"/>
          <w:iCs w:val="0"/>
          <w:color w:val="4B8EB4"/>
          <w:sz w:val="28"/>
          <w:szCs w:val="28"/>
          <w:u w:val="none"/>
          <w:shd w:val="clear" w:fill="F6F6F6"/>
          <w:vertAlign w:val="baseline"/>
        </w:rPr>
        <w:t xml:space="preserve"> (21.6 MiB)</w:t>
      </w:r>
    </w:p>
    <w:p>
      <w:pP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</w:rPr>
      </w:pP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 xml:space="preserve">In 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>I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 xml:space="preserve">nstall 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>P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 xml:space="preserve">rocess  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  <w:lang w:val="en-US"/>
        </w:rPr>
        <w:t>S</w:t>
      </w:r>
      <w:r>
        <w:rPr>
          <w:rFonts w:hint="default" w:ascii="Times New Roman" w:hAnsi="Times New Roman" w:eastAsia="Courier New" w:cs="Times New Roman"/>
          <w:color w:val="16191F"/>
          <w:sz w:val="28"/>
          <w:szCs w:val="28"/>
          <w:shd w:val="clear" w:fill="F9F9F9"/>
          <w:rtl w:val="0"/>
        </w:rPr>
        <w:t xml:space="preserve">elect </w:t>
      </w:r>
      <w:r>
        <w:rPr>
          <w:rFonts w:hint="default" w:ascii="Times New Roman" w:hAnsi="Times New Roman" w:eastAsia="Courier New" w:cs="Times New Roman"/>
          <w:b/>
          <w:bCs/>
          <w:color w:val="16191F"/>
          <w:sz w:val="28"/>
          <w:szCs w:val="28"/>
          <w:shd w:val="clear" w:fill="F9F9F9"/>
          <w:rtl w:val="0"/>
        </w:rPr>
        <w:t>Open SSH</w:t>
      </w:r>
    </w:p>
    <w:p>
      <w:pPr>
        <w:spacing w:line="240" w:lineRule="auto"/>
        <w:rPr>
          <w:rFonts w:hint="default" w:ascii="Times New Roman" w:hAnsi="Times New Roman" w:eastAsia="Amazon Ember" w:cs="Times New Roman"/>
          <w:b w:val="0"/>
          <w:bCs w:val="0"/>
          <w:i w:val="0"/>
          <w:iCs w:val="0"/>
          <w:caps w:val="0"/>
          <w:color w:val="16191F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  <w:drawing>
          <wp:inline distT="114300" distB="114300" distL="114300" distR="114300">
            <wp:extent cx="5177155" cy="3164205"/>
            <wp:effectExtent l="0" t="0" r="4445" b="5715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11"/>
                    <a:srcRect l="31927" t="21796" r="32560" b="24513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Amazon Ember" w:cs="Times New Roman"/>
          <w:b w:val="0"/>
          <w:bCs w:val="0"/>
          <w:i w:val="0"/>
          <w:iCs w:val="0"/>
          <w:caps w:val="0"/>
          <w:color w:val="16191F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spacing w:line="240" w:lineRule="auto"/>
        <w:jc w:val="both"/>
        <w:rPr>
          <w:rFonts w:hint="default" w:ascii="Times New Roman" w:hAnsi="Times New Roman" w:eastAsia="Amazon Ember" w:cs="Times New Roman"/>
          <w:b w:val="0"/>
          <w:bCs w:val="0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</w:pP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both"/>
        <w:rPr>
          <w:rFonts w:hint="default" w:ascii="Times New Roman" w:hAnsi="Times New Roman" w:eastAsia="Amazon Ember" w:cs="Times New Roman"/>
          <w:b w:val="0"/>
          <w:bCs w:val="0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  <w:lang w:val="en-US"/>
        </w:rPr>
      </w:pPr>
      <w:r>
        <w:rPr>
          <w:rFonts w:hint="default" w:ascii="Times New Roman" w:hAnsi="Times New Roman" w:eastAsia="Amazon Ember" w:cs="Times New Roman"/>
          <w:b w:val="0"/>
          <w:bCs w:val="0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</w:rPr>
        <w:t>Connect to the CodeCommit console and clone the repository</w:t>
      </w:r>
      <w:r>
        <w:rPr>
          <w:rFonts w:hint="default" w:ascii="Times New Roman" w:hAnsi="Times New Roman" w:eastAsia="Amazon Ember" w:cs="Times New Roman"/>
          <w:b w:val="0"/>
          <w:bCs w:val="0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  <w:lang w:val="en-US"/>
        </w:rPr>
        <w:t xml:space="preserve"> and </w:t>
      </w:r>
      <w:r>
        <w:rPr>
          <w:rFonts w:hint="default" w:ascii="Times New Roman" w:hAnsi="Times New Roman" w:eastAsia="Amazon Ember" w:cs="Times New Roman"/>
          <w:b/>
          <w:bCs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  <w:lang w:val="en-US"/>
        </w:rPr>
        <w:t>Copy the SSH clone</w:t>
      </w:r>
      <w:r>
        <w:rPr>
          <w:rFonts w:hint="default" w:ascii="Times New Roman" w:hAnsi="Times New Roman" w:eastAsia="Amazon Ember" w:cs="Times New Roman"/>
          <w:b w:val="0"/>
          <w:bCs w:val="0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  <w:lang w:val="en-US"/>
        </w:rPr>
        <w:t xml:space="preserve"> paste in tortoiseGit</w:t>
      </w:r>
    </w:p>
    <w:p>
      <w:pPr>
        <w:spacing w:line="240" w:lineRule="auto"/>
        <w:jc w:val="both"/>
        <w:rPr>
          <w:rFonts w:hint="default" w:ascii="Times New Roman" w:hAnsi="Times New Roman" w:eastAsia="Amazon Ember" w:cs="Times New Roman"/>
          <w:b w:val="0"/>
          <w:bCs w:val="0"/>
          <w:i w:val="0"/>
          <w:iCs w:val="0"/>
          <w:caps w:val="0"/>
          <w:color w:val="16191F"/>
          <w:spacing w:val="0"/>
          <w:sz w:val="28"/>
          <w:szCs w:val="28"/>
          <w:bdr w:val="none" w:color="auto" w:sz="0" w:space="0"/>
          <w:shd w:val="clear" w:fill="FFFFFF"/>
          <w:lang w:val="en-US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  <w: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  <w:drawing>
          <wp:inline distT="114300" distB="114300" distL="114300" distR="114300">
            <wp:extent cx="6042660" cy="3492500"/>
            <wp:effectExtent l="0" t="0" r="7620" b="127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12"/>
                    <a:srcRect l="31795" t="21445" r="31026" b="24639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p>
      <w:pPr>
        <w:rPr>
          <w:rFonts w:ascii="Courier New" w:hAnsi="Courier New" w:eastAsia="Courier New" w:cs="Courier New"/>
          <w:color w:val="16191F"/>
          <w:sz w:val="24"/>
          <w:szCs w:val="24"/>
          <w:shd w:val="clear" w:fill="F9F9F9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mazon Emb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Footlight MT Light">
    <w:panose1 w:val="0204060206030A020304"/>
    <w:charset w:val="00"/>
    <w:family w:val="auto"/>
    <w:pitch w:val="default"/>
    <w:sig w:usb0="00000003" w:usb1="00000000" w:usb2="00000000" w:usb3="00000000" w:csb0="20000001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B5AF2E"/>
    <w:multiLevelType w:val="singleLevel"/>
    <w:tmpl w:val="F8B5AF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253DA327"/>
    <w:multiLevelType w:val="singleLevel"/>
    <w:tmpl w:val="253DA32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Boje Prasath">
    <w15:presenceInfo w15:providerId="None" w15:userId="Boje Prasat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1AF220BF"/>
    <w:rsid w:val="2AAD4F7E"/>
    <w:rsid w:val="38C71CD6"/>
    <w:rsid w:val="61AB60F1"/>
    <w:rsid w:val="7327625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TML Code"/>
    <w:basedOn w:val="8"/>
    <w:uiPriority w:val="0"/>
    <w:rPr>
      <w:rFonts w:ascii="Courier New" w:hAnsi="Courier New" w:cs="Courier New"/>
      <w:sz w:val="20"/>
      <w:szCs w:val="20"/>
    </w:rPr>
  </w:style>
  <w:style w:type="character" w:styleId="11">
    <w:name w:val="Hyperlink"/>
    <w:basedOn w:val="8"/>
    <w:uiPriority w:val="0"/>
    <w:rPr>
      <w:color w:val="0000FF"/>
      <w:u w:val="single"/>
    </w:rPr>
  </w:style>
  <w:style w:type="paragraph" w:styleId="1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3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4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5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microsoft.com/office/2011/relationships/people" Target="people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229</TotalTime>
  <ScaleCrop>false</ScaleCrop>
  <LinksUpToDate>false</LinksUpToDate>
  <Application>WPS Office_11.2.0.11536_F1E327BC-269C-435d-A152-05C5408002CA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2023-04-24T09:05:42Z</dcterms:created>
  <dc:creator>Saqeb Nadeem</dc:creator>
  <cp:lastModifiedBy>Saqeb Nadeem</cp:lastModifiedBy>
  <dcterms:modified xsi:type="dcterms:W3CDTF">2023-04-24T13:53:30Z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4833FE738BC94CD7B1ADBB2F642EDF76</vt:lpwstr>
  </property>
</Properties>
</file>